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top" w:id="1"/>
      <w:r>
        <w:t xml:space="preserve">Regulatory Disclosure Statement</w:t>
      </w:r>
      <w:bookmarkEnd w:id="1"/>
    </w:p>
    <w:p>
      <w:pPr>
        <w:pStyle w:val="Heading2"/>
      </w:pPr>
      <w:r>
        <w:t xml:space="preserve">Summary</w:t>
      </w:r>
    </w:p>
    <w:p>
      <w:r>
        <w:t xml:space="preserve">This statement is provided in accordance with applicable insurance regulations</w:t>
      </w:r>
      <w:r>
        <w:rPr>
          <w:rStyle w:val="FootnoteReference"/>
        </w:rPr>
        <w:footnoteReference w:id="1"/>
      </w:r>
      <w:r>
        <w:t xml:space="preserve">. It describes your rights regarding rate changes and disclosures. The current adjustment reflects a premium increase of </w:t>
      </w:r>
      <w:commentRangeStart w:id="0"/>
      <w:del w:id="101" w:author="R. Ellison" w:date="2024-03-12T10:00:00Z">
        <w:r>
          <w:delText xml:space="preserve">&lt;&lt;OldRate&gt;&gt;</w:delText>
        </w:r>
      </w:del>
      <w:ins w:id="102" w:author="R. Ellison" w:date="2024-03-12T10:00:00Z">
        <w:r>
          <w:t xml:space="preserve">&lt;&lt;NewRate&gt;&gt;</w:t>
        </w:r>
      </w:ins>
      <w:commentRangeEnd w:id="0"/>
      <w:r>
        <w:commentReference w:id="0"/>
      </w:r>
      <w:r>
        <w:t xml:space="preserve"> across &lt;&lt;CoverageRegion&gt;&gt;.</w:t>
      </w:r>
    </w:p>
    <w:p>
      <w:pPr>
        <w:pStyle w:val="Heading2"/>
      </w:pPr>
      <w:r>
        <w:t xml:space="preserve">Your rights</w:t>
      </w:r>
    </w:p>
    <w:p>
      <w:r>
        <w:t xml:space="preserve">You may request a full explanation of the rate methodology. For details, see the </w:t>
      </w:r>
      <w:hyperlink w:history="1" r:id="rIda1uw7c-yq38rcktxuwexe">
        <w:r>
          <w:rPr>
            <w:rStyle w:val="Hyperlink"/>
          </w:rPr>
          <w:t xml:space="preserve">state insurance department website</w:t>
        </w:r>
      </w:hyperlink>
      <w:r>
        <w:t xml:space="preserve">, or return to the </w:t>
      </w:r>
      <w:hyperlink w:history="1" w:anchor="top">
        <w:r>
          <w:rPr>
            <w:rStyle w:val="Hyperlink"/>
          </w:rPr>
          <w:t xml:space="preserve">top of this document</w:t>
        </w:r>
      </w:hyperlink>
      <w:r>
        <w:t xml:space="preserve">.</w:t>
      </w:r>
    </w:p>
    <w:p>
      <w:pPr>
        <w:pStyle w:val="Heading2"/>
      </w:pPr>
      <w:r>
        <w:t xml:space="preserve">Contact</w:t>
      </w:r>
    </w:p>
    <w:p>
      <w:r>
        <w:t xml:space="preserve">Direct questions to &lt;&lt;AdvocateOffice&gt;&gt; at the address on your statement.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>
  <w:comment w:id="0" w:author="R. Ellison" w:date="2024-03-12T10:00:00Z" w:initials="RE">
    <w:p>
      <w:r>
        <w:t>Corrected per approved rate filing; was &lt;&lt;OldRate&gt;&gt;.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Rates disclosed here are illustrative and subject to regulatory filing approval.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1uw7c-yq38rcktxuwexe" Type="http://schemas.openxmlformats.org/officeDocument/2006/relationships/hyperlink" Target="https://www.naic.or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2026-09-03T08:26:07.420Z</dcterms:created>
  <dcterms:modified xsi:type="dcterms:W3CDTF">2026-09-03T08:26:07.420Z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